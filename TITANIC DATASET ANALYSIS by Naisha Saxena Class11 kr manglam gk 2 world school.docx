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oafm5y6taqpa" w:id="0"/>
      <w:bookmarkEnd w:id="0"/>
      <w:r w:rsidDel="00000000" w:rsidR="00000000" w:rsidRPr="00000000">
        <w:rPr>
          <w:u w:val="single"/>
          <w:rtl w:val="0"/>
        </w:rPr>
        <w:t xml:space="preserve">TITANIC DATASET ANALYSIS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line="36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434343"/>
          <w:rtl w:val="0"/>
        </w:rPr>
        <w:t xml:space="preserve">Student’s Name</w:t>
      </w:r>
      <w:r w:rsidDel="00000000" w:rsidR="00000000" w:rsidRPr="00000000">
        <w:rPr>
          <w:color w:val="434343"/>
          <w:rtl w:val="0"/>
        </w:rPr>
        <w:t xml:space="preserve">: Naisha Saxena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line="36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color w:val="434343"/>
          <w:rtl w:val="0"/>
        </w:rPr>
        <w:t xml:space="preserve">Submission Date</w:t>
      </w:r>
      <w:r w:rsidDel="00000000" w:rsidR="00000000" w:rsidRPr="00000000">
        <w:rPr>
          <w:color w:val="434343"/>
          <w:rtl w:val="0"/>
        </w:rPr>
        <w:t xml:space="preserve">: 3/10/2025</w:t>
      </w:r>
    </w:p>
    <w:p w:rsidR="00000000" w:rsidDel="00000000" w:rsidP="00000000" w:rsidRDefault="00000000" w:rsidRPr="00000000" w14:paraId="00000004">
      <w:pPr>
        <w:pBdr>
          <w:top w:color="auto" w:space="12" w:sz="0" w:val="none"/>
          <w:bottom w:color="auto" w:space="12" w:sz="0" w:val="none"/>
          <w:between w:color="auto" w:space="12" w:sz="0" w:val="none"/>
        </w:pBdr>
        <w:spacing w:line="360" w:lineRule="auto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12" w:sz="0" w:val="none"/>
          <w:bottom w:color="auto" w:space="12" w:sz="0" w:val="none"/>
          <w:between w:color="auto" w:space="12" w:sz="0" w:val="none"/>
        </w:pBdr>
        <w:spacing w:after="80" w:line="360" w:lineRule="auto"/>
        <w:jc w:val="both"/>
        <w:rPr>
          <w:b w:val="1"/>
          <w:color w:val="434343"/>
          <w:sz w:val="34"/>
          <w:szCs w:val="34"/>
        </w:rPr>
      </w:pPr>
      <w:bookmarkStart w:colFirst="0" w:colLast="0" w:name="_jlifh1g99m6f" w:id="1"/>
      <w:bookmarkEnd w:id="1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240" w:before="240" w:line="360" w:lineRule="auto"/>
        <w:jc w:val="both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0" w:afterAutospacing="0" w:before="240"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 p</w:t>
      </w:r>
      <w:r w:rsidDel="00000000" w:rsidR="00000000" w:rsidRPr="00000000">
        <w:rPr>
          <w:color w:val="434343"/>
          <w:rtl w:val="0"/>
        </w:rPr>
        <w:t xml:space="preserve">redict the survival chances of passengers in the titanic with the given dataset using K-Nearest Neighbors (K-NN).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240" w:before="0" w:beforeAutospacing="0"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Group passengers into clusters using K-Means to identify hidden patterns.</w:t>
        <w:br w:type="textWrapping"/>
      </w:r>
    </w:p>
    <w:p w:rsidR="00000000" w:rsidDel="00000000" w:rsidP="00000000" w:rsidRDefault="00000000" w:rsidRPr="00000000" w14:paraId="00000009">
      <w:p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240" w:before="240" w:line="360" w:lineRule="auto"/>
        <w:jc w:val="both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Dataset Overview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0" w:afterAutospacing="0" w:before="240"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Records: there are 100 passengers in the Titanic dataset given to us.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0" w:afterAutospacing="0" w:before="0" w:beforeAutospacing="0"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Features: Age, Gender, Pclass, Embarked, TravelingAlone, Survived.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240" w:before="0" w:beforeAutospacing="0"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Key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Pclass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Embarked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TravelingAlone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Survived</w:t>
      </w:r>
      <w:r w:rsidDel="00000000" w:rsidR="00000000" w:rsidRPr="00000000">
        <w:rPr>
          <w:color w:val="43434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240" w:before="240" w:line="360" w:lineRule="auto"/>
        <w:jc w:val="both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Tools &amp; Techniques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0" w:afterAutospacing="0" w:before="240"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Tools: </w:t>
      </w:r>
      <w:r w:rsidDel="00000000" w:rsidR="00000000" w:rsidRPr="00000000">
        <w:rPr>
          <w:b w:val="1"/>
          <w:color w:val="434343"/>
          <w:rtl w:val="0"/>
        </w:rPr>
        <w:t xml:space="preserve">Python (Jupyter Notebook), Pandas, NumPy, Matplotlib, scikit-learn, google docs</w:t>
      </w:r>
      <w:r w:rsidDel="00000000" w:rsidR="00000000" w:rsidRPr="00000000">
        <w:rPr>
          <w:color w:val="434343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pBdr>
          <w:top w:color="auto" w:space="12" w:sz="0" w:val="none"/>
          <w:bottom w:color="auto" w:space="12" w:sz="0" w:val="none"/>
          <w:between w:color="auto" w:space="12" w:sz="0" w:val="none"/>
        </w:pBdr>
        <w:spacing w:after="240" w:before="0" w:beforeAutospacing="0"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Methods: </w:t>
      </w:r>
      <w:r w:rsidDel="00000000" w:rsidR="00000000" w:rsidRPr="00000000">
        <w:rPr>
          <w:b w:val="1"/>
          <w:color w:val="434343"/>
          <w:rtl w:val="0"/>
        </w:rPr>
        <w:t xml:space="preserve">Exploratory Data Analysis (EDA), K-NN Classification, K-Means Clustering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12" w:sz="0" w:val="none"/>
          <w:bottom w:color="auto" w:space="12" w:sz="0" w:val="none"/>
          <w:between w:color="auto" w:space="12" w:sz="0" w:val="none"/>
        </w:pBdr>
        <w:spacing w:line="360" w:lineRule="auto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46wgd8t5lr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 Exploratory Data Analysis (EDA)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Findings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 Range:</w:t>
      </w:r>
      <w:r w:rsidDel="00000000" w:rsidR="00000000" w:rsidRPr="00000000">
        <w:rPr>
          <w:rtl w:val="0"/>
        </w:rPr>
        <w:t xml:space="preserve"> 1 – 70 years.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Age:</w:t>
      </w:r>
      <w:r w:rsidDel="00000000" w:rsidR="00000000" w:rsidRPr="00000000">
        <w:rPr>
          <w:rtl w:val="0"/>
        </w:rPr>
        <w:t xml:space="preserve"> ~ 39.5years.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Gender Distribution:</w:t>
      </w:r>
      <w:r w:rsidDel="00000000" w:rsidR="00000000" w:rsidRPr="00000000">
        <w:rPr>
          <w:rtl w:val="0"/>
        </w:rPr>
        <w:t xml:space="preserve"> 52 Males, 48 Females.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Survival Rate:</w:t>
      </w:r>
      <w:r w:rsidDel="00000000" w:rsidR="00000000" w:rsidRPr="00000000">
        <w:rPr>
          <w:rtl w:val="0"/>
        </w:rPr>
        <w:t xml:space="preserve"> ~45% survived.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 Distribution: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PCLASS 1:    41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PCLASS 3:    37</w:t>
      </w:r>
    </w:p>
    <w:p w:rsidR="00000000" w:rsidDel="00000000" w:rsidP="00000000" w:rsidRDefault="00000000" w:rsidRPr="00000000" w14:paraId="0000001A">
      <w:pPr>
        <w:spacing w:line="313.848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      PCLASS 2:    22</w:t>
      </w:r>
    </w:p>
    <w:p w:rsidR="00000000" w:rsidDel="00000000" w:rsidP="00000000" w:rsidRDefault="00000000" w:rsidRPr="00000000" w14:paraId="0000001B">
      <w:pPr>
        <w:spacing w:after="240" w:before="240" w:line="313.848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Trends Observed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313.848" w:lineRule="auto"/>
        <w:ind w:left="720" w:hanging="360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Females survived more often than males.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313.848" w:lineRule="auto"/>
        <w:ind w:left="720" w:hanging="360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1st Class passengers had higher survival rates than 3rd Class.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313.848" w:lineRule="auto"/>
        <w:ind w:left="720" w:hanging="360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Children (&lt;12 years) had higher chances of survival.</w:t>
      </w:r>
    </w:p>
    <w:p w:rsidR="00000000" w:rsidDel="00000000" w:rsidP="00000000" w:rsidRDefault="00000000" w:rsidRPr="00000000" w14:paraId="0000001F">
      <w:pPr>
        <w:spacing w:line="313.848" w:lineRule="auto"/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</w:r>
      <w:ins w:author="Sajal Saxena" w:id="0" w:date="2025-10-03T14:50:28Z">
        <w:r w:rsidDel="00000000" w:rsidR="00000000" w:rsidRPr="00000000">
          <w:rPr>
            <w:b w:val="1"/>
          </w:rPr>
          <w:drawing>
            <wp:inline distB="114300" distT="114300" distL="114300" distR="114300">
              <wp:extent cx="5731200" cy="3048000"/>
              <wp:effectExtent b="0" l="0" r="0" t="0"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b w:val="1"/>
          </w:rPr>
          <w:drawing>
            <wp:inline distB="114300" distT="114300" distL="114300" distR="114300">
              <wp:extent cx="5731200" cy="3048000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b w:val="1"/>
          </w:rPr>
          <w:drawing>
            <wp:inline distB="114300" distT="114300" distL="114300" distR="114300">
              <wp:extent cx="5731200" cy="3048000"/>
              <wp:effectExtent b="0" l="0" r="0" t="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b w:val="1"/>
          </w:rPr>
          <w:drawing>
            <wp:inline distB="114300" distT="114300" distL="114300" distR="114300">
              <wp:extent cx="5731200" cy="3048000"/>
              <wp:effectExtent b="0" l="0" r="0" t="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04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b w:val="1"/>
          </w:rPr>
          <w:drawing>
            <wp:inline distB="114300" distT="114300" distL="114300" distR="114300">
              <wp:extent cx="6176963" cy="30480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6963" cy="3048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r w:rsidDel="00000000" w:rsidR="00000000" w:rsidRPr="00000000">
        <w:rPr>
          <w:b w:val="1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z32vx5pypb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Methodology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9q3uuhhmf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K-NN Classification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categorical variables (Gender, Embarked).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features for distance calculation.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(e.g., 5).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test passenger: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distances to training passengers.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k nearest neighbors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Majority vote → predicted survival.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b3gn0zgwxm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K-Means Clustering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 = 2</w:t>
      </w:r>
      <w:r w:rsidDel="00000000" w:rsidR="00000000" w:rsidRPr="00000000">
        <w:rPr>
          <w:rtl w:val="0"/>
        </w:rPr>
        <w:t xml:space="preserve"> (two groups: survived/not survived).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Randomly assign centroids.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passengers to nearest centroid.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centroids until stable.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clusters analyzed with survival rates.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yig0kgmyjl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Results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6wou2u4wj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K-NN Classification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Accuracy: ~70–75% (on small dataset).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Predictions matched known survival patterns (e.g., Females, 1st Class passengers → survived).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i2mqll9qf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K-Means Clustering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1: Younger passengers, more females, higher survival.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2: Older passengers, mostly males, lower survival.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Centroids showed </w:t>
      </w:r>
      <w:r w:rsidDel="00000000" w:rsidR="00000000" w:rsidRPr="00000000">
        <w:rPr>
          <w:b w:val="1"/>
          <w:rtl w:val="0"/>
        </w:rPr>
        <w:t xml:space="preserve">clear separation</w:t>
      </w:r>
      <w:r w:rsidDel="00000000" w:rsidR="00000000" w:rsidRPr="00000000">
        <w:rPr>
          <w:rtl w:val="0"/>
        </w:rPr>
        <w:t xml:space="preserve"> between survivor-type and non-survivor-type passengers.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ba7swkus0vw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Results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1c23es3dt8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K-NN Classification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Accuracy: ~70–75% (on small dataset).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Predictions matched known survival patterns (e.g., Females, 1st Class passengers → survived).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ab3is0mfjs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K-Means Clustering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1: Younger passengers, more females, higher survival.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2: Older passengers, mostly males, lower survival.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Centroids showed </w:t>
      </w:r>
      <w:r w:rsidDel="00000000" w:rsidR="00000000" w:rsidRPr="00000000">
        <w:rPr>
          <w:b w:val="1"/>
          <w:rtl w:val="0"/>
        </w:rPr>
        <w:t xml:space="preserve">clear separation</w:t>
      </w:r>
      <w:r w:rsidDel="00000000" w:rsidR="00000000" w:rsidRPr="00000000">
        <w:rPr>
          <w:rtl w:val="0"/>
        </w:rPr>
        <w:t xml:space="preserve"> between survivor-type and non-survivor-type passengers.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bzbbvvnb91g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Insights &amp; Learnings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Trends:</w:t>
      </w:r>
      <w:r w:rsidDel="00000000" w:rsidR="00000000" w:rsidRPr="00000000">
        <w:rPr>
          <w:rtl w:val="0"/>
        </w:rPr>
        <w:t xml:space="preserve"> Women and children more likely to survive; higher-class passengers safer.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ML Insights:</w:t>
      </w:r>
      <w:r w:rsidDel="00000000" w:rsidR="00000000" w:rsidRPr="00000000">
        <w:rPr>
          <w:rtl w:val="0"/>
        </w:rPr>
        <w:t xml:space="preserve"> K-NN gave reasonable predictions with small data; K-Means successfully grouped passengers into survival-based clusters.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Data preprocessing (encoding + scaling) is crucial for ML performance.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ooe0shglxn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6. Challenges &amp; Recommendations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dataset (100 passengers) → limited accuracy.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imbalanced data in some categories (e.g., Embarked).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Recommendations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larger dataset (full Titanic dataset with 891 records).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advanced models (Logistic Regression, Decision Trees).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in KNN,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in KMeans).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naln1tvar9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demonstrated the power of </w:t>
      </w:r>
      <w:r w:rsidDel="00000000" w:rsidR="00000000" w:rsidRPr="00000000">
        <w:rPr>
          <w:b w:val="1"/>
          <w:rtl w:val="0"/>
        </w:rPr>
        <w:t xml:space="preserve">EDA + ML</w:t>
      </w:r>
      <w:r w:rsidDel="00000000" w:rsidR="00000000" w:rsidRPr="00000000">
        <w:rPr>
          <w:rtl w:val="0"/>
        </w:rPr>
        <w:t xml:space="preserve"> in discovering survival patterns.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historical insights: </w:t>
      </w:r>
      <w:r w:rsidDel="00000000" w:rsidR="00000000" w:rsidRPr="00000000">
        <w:rPr>
          <w:b w:val="1"/>
          <w:rtl w:val="0"/>
        </w:rPr>
        <w:t xml:space="preserve">“Women and children first” &amp; higher-class survival advantage.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Showcased how AI/ML can support decision-making from limited data.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firstLine="0"/>
        <w:rPr>
          <w:b w:val="1"/>
          <w:sz w:val="34"/>
          <w:szCs w:val="34"/>
        </w:rPr>
      </w:pPr>
      <w:bookmarkStart w:colFirst="0" w:colLast="0" w:name="_7ns4k7ldels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8. Reference: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bookmarkStart w:colFirst="0" w:colLast="0" w:name="_i6l19olj043f" w:id="16"/>
      <w:bookmarkEnd w:id="16"/>
      <w:r w:rsidDel="00000000" w:rsidR="00000000" w:rsidRPr="00000000">
        <w:rPr>
          <w:rtl w:val="0"/>
        </w:rPr>
        <w:t xml:space="preserve">Tools: Python (pandas, seaborn, matplotlib), jupyter notebook , docs 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Dataset: Titanic survival (sample dataset given).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Articles: scikit-learn documentation, Kaggle Titanic tutorials.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